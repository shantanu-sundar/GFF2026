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Geist" w:cs="Geist" w:eastAsia="Geist" w:hAnsi="Geist"/>
          <w:color w:val="000000"/>
          <w:sz w:val="22"/>
          <w:szCs w:val="22"/>
        </w:rPr>
      </w:pPr>
      <w:bookmarkStart w:colFirst="0" w:colLast="0" w:name="_hyrsxwglzh71" w:id="0"/>
      <w:bookmarkEnd w:id="0"/>
      <w:r w:rsidDel="00000000" w:rsidR="00000000" w:rsidRPr="00000000">
        <w:rPr>
          <w:rFonts w:ascii="Geist" w:cs="Geist" w:eastAsia="Geist" w:hAnsi="Geist"/>
          <w:sz w:val="34"/>
          <w:szCs w:val="34"/>
          <w:rtl w:val="0"/>
        </w:rPr>
        <w:t xml:space="preserve">VOICEOVER SCRIPT: Cashfree Agent Skills + Claude Code</w:t>
      </w:r>
      <w:r w:rsidDel="00000000" w:rsidR="00000000" w:rsidRPr="00000000">
        <w:rPr>
          <w:rtl w:val="0"/>
        </w:rPr>
      </w:r>
    </w:p>
    <w:p w:rsidR="00000000" w:rsidDel="00000000" w:rsidP="00000000" w:rsidRDefault="00000000" w:rsidRPr="00000000" w14:paraId="00000002">
      <w:pPr>
        <w:pStyle w:val="Heading4"/>
        <w:keepNext w:val="0"/>
        <w:keepLines w:val="0"/>
        <w:spacing w:after="40" w:before="240" w:lineRule="auto"/>
        <w:rPr>
          <w:rFonts w:ascii="Geist" w:cs="Geist" w:eastAsia="Geist" w:hAnsi="Geist"/>
          <w:color w:val="000000"/>
          <w:sz w:val="22"/>
          <w:szCs w:val="22"/>
        </w:rPr>
      </w:pPr>
      <w:bookmarkStart w:colFirst="0" w:colLast="0" w:name="_fxmv6954agxv" w:id="1"/>
      <w:bookmarkEnd w:id="1"/>
      <w:r w:rsidDel="00000000" w:rsidR="00000000" w:rsidRPr="00000000">
        <w:rPr>
          <w:rFonts w:ascii="Geist" w:cs="Geist" w:eastAsia="Geist" w:hAnsi="Geist"/>
          <w:b w:val="1"/>
          <w:bCs w:val="1"/>
          <w:color w:val="000000"/>
          <w:sz w:val="22"/>
          <w:szCs w:val="22"/>
          <w:rtl w:val="0"/>
        </w:rPr>
        <w:t xml:space="preserve">Note: </w:t>
      </w:r>
      <w:r w:rsidDel="00000000" w:rsidR="00000000" w:rsidRPr="00000000">
        <w:rPr>
          <w:rFonts w:ascii="Geist" w:cs="Geist" w:eastAsia="Geist" w:hAnsi="Geist"/>
          <w:color w:val="000000"/>
          <w:sz w:val="22"/>
          <w:szCs w:val="22"/>
          <w:rtl w:val="0"/>
        </w:rPr>
        <w:t xml:space="preserve">Highlighted sections are the prompts. They need to be emphasised/ highlighted in the video.</w:t>
      </w:r>
    </w:p>
    <w:p w:rsidR="00000000" w:rsidDel="00000000" w:rsidP="00000000" w:rsidRDefault="00000000" w:rsidRPr="00000000" w14:paraId="00000003">
      <w:pPr>
        <w:rPr/>
      </w:pPr>
      <w:r w:rsidDel="00000000" w:rsidR="00000000" w:rsidRPr="00000000">
        <w:rPr>
          <w:rtl w:val="0"/>
        </w:rPr>
        <w:t xml:space="preserve">The script has been mapped out against the screen recording. The areas in between need to be sped up or edited out.</w: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rFonts w:ascii="Geist" w:cs="Geist" w:eastAsia="Geist" w:hAnsi="Geist"/>
          <w:color w:val="000000"/>
          <w:sz w:val="22"/>
          <w:szCs w:val="22"/>
        </w:rPr>
      </w:pPr>
      <w:bookmarkStart w:colFirst="0" w:colLast="0" w:name="_swnj0jbt6fz9" w:id="2"/>
      <w:bookmarkEnd w:id="2"/>
      <w:r w:rsidDel="00000000" w:rsidR="00000000" w:rsidRPr="00000000">
        <w:rPr>
          <w:rFonts w:ascii="Geist" w:cs="Geist" w:eastAsia="Geist" w:hAnsi="Geist"/>
          <w:color w:val="000000"/>
          <w:sz w:val="22"/>
          <w:szCs w:val="22"/>
          <w:rtl w:val="0"/>
        </w:rPr>
        <w:t xml:space="preserve">INTRO: </w:t>
      </w:r>
    </w:p>
    <w:p w:rsidR="00000000" w:rsidDel="00000000" w:rsidP="00000000" w:rsidRDefault="00000000" w:rsidRPr="00000000" w14:paraId="00000005">
      <w:pPr>
        <w:spacing w:after="240" w:before="240" w:lineRule="auto"/>
        <w:rPr>
          <w:rFonts w:ascii="Geist" w:cs="Geist" w:eastAsia="Geist" w:hAnsi="Geist"/>
        </w:rPr>
      </w:pPr>
      <w:r w:rsidDel="00000000" w:rsidR="00000000" w:rsidRPr="00000000">
        <w:rPr>
          <w:rFonts w:ascii="Geist" w:cs="Geist" w:eastAsia="Geist" w:hAnsi="Geist"/>
          <w:rtl w:val="0"/>
        </w:rPr>
        <w:t xml:space="preserve">Visual: Claude Code open, terminal visible.</w:t>
        <w:br w:type="textWrapping"/>
        <w:t xml:space="preserve">Ever asked your AI assistant to wire up Cashfree? You might have watched it write code that looks right but it still doesn't match </w:t>
      </w:r>
      <w:r w:rsidDel="00000000" w:rsidR="00000000" w:rsidRPr="00000000">
        <w:rPr>
          <w:rFonts w:ascii="Geist" w:cs="Geist" w:eastAsia="Geist" w:hAnsi="Geist"/>
          <w:rtl w:val="0"/>
        </w:rPr>
        <w:t xml:space="preserve">Cashfree’s</w:t>
      </w:r>
      <w:r w:rsidDel="00000000" w:rsidR="00000000" w:rsidRPr="00000000">
        <w:rPr>
          <w:rFonts w:ascii="Geist" w:cs="Geist" w:eastAsia="Geist" w:hAnsi="Geist"/>
          <w:rtl w:val="0"/>
        </w:rPr>
        <w:t xml:space="preserve"> APIs. Let’s fix that with Cashfree Agent Skills. It loads our real product knowledge straight into Claude Code. Payment Gateway, Payouts, Subscriptions, Refunds, all of it. Claude will read the right skill file for whatever you ask, and write code that follows our docs.</w:t>
      </w:r>
    </w:p>
    <w:p w:rsidR="00000000" w:rsidDel="00000000" w:rsidP="00000000" w:rsidRDefault="00000000" w:rsidRPr="00000000" w14:paraId="00000006">
      <w:pPr>
        <w:pStyle w:val="Heading4"/>
        <w:keepNext w:val="0"/>
        <w:keepLines w:val="0"/>
        <w:spacing w:after="40" w:before="240" w:lineRule="auto"/>
        <w:rPr>
          <w:rFonts w:ascii="Geist" w:cs="Geist" w:eastAsia="Geist" w:hAnsi="Geist"/>
          <w:color w:val="000000"/>
          <w:sz w:val="22"/>
          <w:szCs w:val="22"/>
        </w:rPr>
      </w:pPr>
      <w:bookmarkStart w:colFirst="0" w:colLast="0" w:name="_rhtiemqtfg4x" w:id="3"/>
      <w:bookmarkEnd w:id="3"/>
      <w:r w:rsidDel="00000000" w:rsidR="00000000" w:rsidRPr="00000000">
        <w:rPr>
          <w:rFonts w:ascii="Geist" w:cs="Geist" w:eastAsia="Geist" w:hAnsi="Geist"/>
          <w:color w:val="000000"/>
          <w:sz w:val="22"/>
          <w:szCs w:val="22"/>
          <w:rtl w:val="0"/>
        </w:rPr>
        <w:t xml:space="preserve">PREREQUISITES (0:35 – 0:50)</w:t>
      </w:r>
    </w:p>
    <w:p w:rsidR="00000000" w:rsidDel="00000000" w:rsidP="00000000" w:rsidRDefault="00000000" w:rsidRPr="00000000" w14:paraId="00000007">
      <w:pPr>
        <w:spacing w:after="240" w:before="240" w:lineRule="auto"/>
        <w:rPr>
          <w:rFonts w:ascii="Geist" w:cs="Geist" w:eastAsia="Geist" w:hAnsi="Geist"/>
        </w:rPr>
      </w:pPr>
      <w:r w:rsidDel="00000000" w:rsidR="00000000" w:rsidRPr="00000000">
        <w:rPr>
          <w:rFonts w:ascii="Geist" w:cs="Geist" w:eastAsia="Geist" w:hAnsi="Geist"/>
          <w:b w:val="1"/>
          <w:bCs w:val="1"/>
          <w:rtl w:val="0"/>
        </w:rPr>
        <w:t xml:space="preserve">[00:01]</w:t>
      </w:r>
      <w:r w:rsidDel="00000000" w:rsidR="00000000" w:rsidRPr="00000000">
        <w:rPr>
          <w:rFonts w:ascii="Geist" w:cs="Geist" w:eastAsia="Geist" w:hAnsi="Geist"/>
          <w:rtl w:val="0"/>
        </w:rPr>
        <w:t xml:space="preserve">Visual: Terminal → typing node -v → version prints.</w:t>
      </w:r>
    </w:p>
    <w:p w:rsidR="00000000" w:rsidDel="00000000" w:rsidP="00000000" w:rsidRDefault="00000000" w:rsidRPr="00000000" w14:paraId="00000008">
      <w:pPr>
        <w:spacing w:after="240" w:before="240" w:lineRule="auto"/>
        <w:rPr>
          <w:rFonts w:ascii="Geist" w:cs="Geist" w:eastAsia="Geist" w:hAnsi="Geist"/>
        </w:rPr>
      </w:pPr>
      <w:r w:rsidDel="00000000" w:rsidR="00000000" w:rsidRPr="00000000">
        <w:rPr>
          <w:rFonts w:ascii="Geist" w:cs="Geist" w:eastAsia="Geist" w:hAnsi="Geist"/>
        </w:rPr>
        <w:drawing>
          <wp:inline distB="114300" distT="114300" distL="114300" distR="114300">
            <wp:extent cx="4960501" cy="2576449"/>
            <wp:effectExtent b="0" l="0" r="0" t="0"/>
            <wp:docPr id="2" name="image9.png"/>
            <a:graphic>
              <a:graphicData uri="http://schemas.openxmlformats.org/drawingml/2006/picture">
                <pic:pic>
                  <pic:nvPicPr>
                    <pic:cNvPr id="0" name="image9.png"/>
                    <pic:cNvPicPr preferRelativeResize="0"/>
                  </pic:nvPicPr>
                  <pic:blipFill>
                    <a:blip r:embed="rId7"/>
                    <a:srcRect b="7694" l="0" r="0" t="0"/>
                    <a:stretch>
                      <a:fillRect/>
                    </a:stretch>
                  </pic:blipFill>
                  <pic:spPr>
                    <a:xfrm>
                      <a:off x="0" y="0"/>
                      <a:ext cx="4960501" cy="2576449"/>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before="240" w:lineRule="auto"/>
        <w:rPr>
          <w:rFonts w:ascii="Geist" w:cs="Geist" w:eastAsia="Geist" w:hAnsi="Geist"/>
        </w:rPr>
      </w:pPr>
      <w:r w:rsidDel="00000000" w:rsidR="00000000" w:rsidRPr="00000000">
        <w:rPr>
          <w:rFonts w:ascii="Geist" w:cs="Geist" w:eastAsia="Geist" w:hAnsi="Geist"/>
          <w:rtl w:val="0"/>
        </w:rPr>
        <w:t xml:space="preserve">(Highlight this on the screen)</w:t>
      </w:r>
    </w:p>
    <w:p w:rsidR="00000000" w:rsidDel="00000000" w:rsidP="00000000" w:rsidRDefault="00000000" w:rsidRPr="00000000" w14:paraId="0000000A">
      <w:pPr>
        <w:spacing w:after="240" w:before="240" w:lineRule="auto"/>
        <w:rPr>
          <w:rFonts w:ascii="Geist" w:cs="Geist" w:eastAsia="Geist" w:hAnsi="Geist"/>
        </w:rPr>
      </w:pPr>
      <w:r w:rsidDel="00000000" w:rsidR="00000000" w:rsidRPr="00000000">
        <w:rPr>
          <w:rFonts w:ascii="Geist" w:cs="Geist" w:eastAsia="Geist" w:hAnsi="Geist"/>
          <w:b w:val="1"/>
          <w:bCs w:val="1"/>
          <w:rtl w:val="0"/>
        </w:rPr>
        <w:t xml:space="preserve">Display in text: </w:t>
      </w:r>
      <w:r w:rsidDel="00000000" w:rsidR="00000000" w:rsidRPr="00000000">
        <w:rPr>
          <w:rFonts w:ascii="Geist" w:cs="Geist" w:eastAsia="Geist" w:hAnsi="Geist"/>
          <w:rtl w:val="0"/>
        </w:rPr>
        <w:t xml:space="preserve">You will need Node 18 or higher, so check with node -v. </w:t>
      </w:r>
    </w:p>
    <w:p w:rsidR="00000000" w:rsidDel="00000000" w:rsidP="00000000" w:rsidRDefault="00000000" w:rsidRPr="00000000" w14:paraId="0000000B">
      <w:pPr>
        <w:pStyle w:val="Heading4"/>
        <w:keepNext w:val="0"/>
        <w:keepLines w:val="0"/>
        <w:spacing w:after="40" w:before="240" w:lineRule="auto"/>
        <w:rPr>
          <w:rFonts w:ascii="Geist" w:cs="Geist" w:eastAsia="Geist" w:hAnsi="Geist"/>
          <w:color w:val="000000"/>
          <w:sz w:val="22"/>
          <w:szCs w:val="22"/>
        </w:rPr>
      </w:pPr>
      <w:bookmarkStart w:colFirst="0" w:colLast="0" w:name="_88kk67mq7a4n" w:id="4"/>
      <w:bookmarkEnd w:id="4"/>
      <w:r w:rsidDel="00000000" w:rsidR="00000000" w:rsidRPr="00000000">
        <w:rPr>
          <w:rFonts w:ascii="Geist" w:cs="Geist" w:eastAsia="Geist" w:hAnsi="Geist"/>
          <w:color w:val="000000"/>
          <w:sz w:val="22"/>
          <w:szCs w:val="22"/>
          <w:rtl w:val="0"/>
        </w:rPr>
        <w:t xml:space="preserve">STEP 1: Install (0:50 – 1:25)</w:t>
      </w:r>
    </w:p>
    <w:p w:rsidR="00000000" w:rsidDel="00000000" w:rsidP="00000000" w:rsidRDefault="00000000" w:rsidRPr="00000000" w14:paraId="0000000C">
      <w:pPr>
        <w:spacing w:after="240" w:before="240" w:lineRule="auto"/>
        <w:rPr>
          <w:rFonts w:ascii="Geist" w:cs="Geist" w:eastAsia="Geist" w:hAnsi="Geist"/>
        </w:rPr>
      </w:pPr>
      <w:r w:rsidDel="00000000" w:rsidR="00000000" w:rsidRPr="00000000">
        <w:rPr>
          <w:rFonts w:ascii="Geist" w:cs="Geist" w:eastAsia="Geist" w:hAnsi="Geist"/>
          <w:rtl w:val="0"/>
        </w:rPr>
        <w:t xml:space="preserve">Visual: Terminal → typing npx @cashfreepayments/agent-skills add skills.</w:t>
      </w:r>
    </w:p>
    <w:p w:rsidR="00000000" w:rsidDel="00000000" w:rsidP="00000000" w:rsidRDefault="00000000" w:rsidRPr="00000000" w14:paraId="0000000D">
      <w:pPr>
        <w:spacing w:after="240" w:before="240" w:lineRule="auto"/>
        <w:rPr>
          <w:rFonts w:ascii="Geist" w:cs="Geist" w:eastAsia="Geist" w:hAnsi="Geist"/>
        </w:rPr>
      </w:pPr>
      <w:r w:rsidDel="00000000" w:rsidR="00000000" w:rsidRPr="00000000">
        <w:rPr>
          <w:rFonts w:ascii="Geist" w:cs="Geist" w:eastAsia="Geist" w:hAnsi="Geist"/>
        </w:rPr>
        <w:drawing>
          <wp:inline distB="114300" distT="114300" distL="114300" distR="114300">
            <wp:extent cx="5262563" cy="2799953"/>
            <wp:effectExtent b="0" l="0" r="0" t="0"/>
            <wp:docPr id="3" name="image4.png"/>
            <a:graphic>
              <a:graphicData uri="http://schemas.openxmlformats.org/drawingml/2006/picture">
                <pic:pic>
                  <pic:nvPicPr>
                    <pic:cNvPr id="0" name="image4.png"/>
                    <pic:cNvPicPr preferRelativeResize="0"/>
                  </pic:nvPicPr>
                  <pic:blipFill>
                    <a:blip r:embed="rId8"/>
                    <a:srcRect b="5413" l="0" r="0" t="0"/>
                    <a:stretch>
                      <a:fillRect/>
                    </a:stretch>
                  </pic:blipFill>
                  <pic:spPr>
                    <a:xfrm>
                      <a:off x="0" y="0"/>
                      <a:ext cx="5262563" cy="2799953"/>
                    </a:xfrm>
                    <a:prstGeom prst="rect"/>
                    <a:ln/>
                  </pic:spPr>
                </pic:pic>
              </a:graphicData>
            </a:graphic>
          </wp:inline>
        </w:drawing>
      </w:r>
      <w:r w:rsidDel="00000000" w:rsidR="00000000" w:rsidRPr="00000000">
        <w:rPr>
          <w:rFonts w:ascii="Geist" w:cs="Geist" w:eastAsia="Geist" w:hAnsi="Geist"/>
          <w:rtl w:val="0"/>
        </w:rPr>
        <w:br w:type="textWrapping"/>
      </w:r>
      <w:r w:rsidDel="00000000" w:rsidR="00000000" w:rsidRPr="00000000">
        <w:rPr>
          <w:rFonts w:ascii="Geist" w:cs="Geist" w:eastAsia="Geist" w:hAnsi="Geist"/>
          <w:rtl w:val="0"/>
        </w:rPr>
        <w:t xml:space="preserve"> In your project root, run this:</w:t>
      </w:r>
      <w:r w:rsidDel="00000000" w:rsidR="00000000" w:rsidRPr="00000000">
        <w:rPr>
          <w:rFonts w:ascii="Geist" w:cs="Geist" w:eastAsia="Geist" w:hAnsi="Geist"/>
          <w:rtl w:val="0"/>
        </w:rPr>
        <w:t xml:space="preserve"> </w:t>
      </w:r>
      <w:r w:rsidDel="00000000" w:rsidR="00000000" w:rsidRPr="00000000">
        <w:rPr>
          <w:rFonts w:ascii="Geist" w:cs="Geist" w:eastAsia="Geist" w:hAnsi="Geist"/>
          <w:highlight w:val="yellow"/>
          <w:rtl w:val="0"/>
        </w:rPr>
        <w:t xml:space="preserve">npx @cashfreepayments/agent-skills add skills.</w:t>
      </w:r>
      <w:r w:rsidDel="00000000" w:rsidR="00000000" w:rsidRPr="00000000">
        <w:rPr>
          <w:rFonts w:ascii="Geist" w:cs="Geist" w:eastAsia="Geist" w:hAnsi="Geist"/>
          <w:rtl w:val="0"/>
        </w:rPr>
        <w:t xml:space="preserve"> </w:t>
      </w:r>
    </w:p>
    <w:p w:rsidR="00000000" w:rsidDel="00000000" w:rsidP="00000000" w:rsidRDefault="00000000" w:rsidRPr="00000000" w14:paraId="0000000E">
      <w:pPr>
        <w:spacing w:after="240" w:before="240" w:lineRule="auto"/>
        <w:rPr>
          <w:rFonts w:ascii="Geist" w:cs="Geist" w:eastAsia="Geist" w:hAnsi="Geist"/>
        </w:rPr>
      </w:pPr>
      <w:r w:rsidDel="00000000" w:rsidR="00000000" w:rsidRPr="00000000">
        <w:rPr>
          <w:rFonts w:ascii="Geist" w:cs="Geist" w:eastAsia="Geist" w:hAnsi="Geist"/>
          <w:rtl w:val="0"/>
        </w:rPr>
        <w:t xml:space="preserve">Visual: Prompt lists assistants → Claude Code ticked → Enter pressed.</w:t>
        <w:br w:type="textWrapping"/>
      </w:r>
      <w:r w:rsidDel="00000000" w:rsidR="00000000" w:rsidRPr="00000000">
        <w:rPr>
          <w:rFonts w:ascii="Geist" w:cs="Geist" w:eastAsia="Geist" w:hAnsi="Geist"/>
        </w:rPr>
        <w:drawing>
          <wp:inline distB="114300" distT="114300" distL="114300" distR="114300">
            <wp:extent cx="5281368" cy="2623757"/>
            <wp:effectExtent b="0" l="0" r="0" t="0"/>
            <wp:docPr id="8" name="image2.png"/>
            <a:graphic>
              <a:graphicData uri="http://schemas.openxmlformats.org/drawingml/2006/picture">
                <pic:pic>
                  <pic:nvPicPr>
                    <pic:cNvPr id="0" name="image2.png"/>
                    <pic:cNvPicPr preferRelativeResize="0"/>
                  </pic:nvPicPr>
                  <pic:blipFill>
                    <a:blip r:embed="rId9"/>
                    <a:srcRect b="6356" l="0" r="0" t="0"/>
                    <a:stretch>
                      <a:fillRect/>
                    </a:stretch>
                  </pic:blipFill>
                  <pic:spPr>
                    <a:xfrm>
                      <a:off x="0" y="0"/>
                      <a:ext cx="5281368" cy="262375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Geist" w:cs="Geist" w:eastAsia="Geist" w:hAnsi="Geist"/>
        </w:rPr>
      </w:pPr>
      <w:r w:rsidDel="00000000" w:rsidR="00000000" w:rsidRPr="00000000">
        <w:rPr>
          <w:rFonts w:ascii="Geist" w:cs="Geist" w:eastAsia="Geist" w:hAnsi="Geist"/>
          <w:rtl w:val="0"/>
        </w:rPr>
        <w:t xml:space="preserve"> </w:t>
      </w:r>
      <w:r w:rsidDel="00000000" w:rsidR="00000000" w:rsidRPr="00000000">
        <w:rPr>
          <w:rFonts w:ascii="Geist" w:cs="Geist" w:eastAsia="Geist" w:hAnsi="Geist"/>
          <w:b w:val="1"/>
          <w:bCs w:val="1"/>
          <w:rtl w:val="0"/>
        </w:rPr>
        <w:t xml:space="preserve">(0:20)</w:t>
      </w:r>
      <w:r w:rsidDel="00000000" w:rsidR="00000000" w:rsidRPr="00000000">
        <w:rPr>
          <w:rFonts w:ascii="Geist" w:cs="Geist" w:eastAsia="Geist" w:hAnsi="Geist"/>
          <w:rtl w:val="0"/>
        </w:rPr>
        <w:t xml:space="preserve"> It asks which assistants you want. </w:t>
      </w:r>
      <w:r w:rsidDel="00000000" w:rsidR="00000000" w:rsidRPr="00000000">
        <w:rPr>
          <w:rFonts w:ascii="Geist" w:cs="Geist" w:eastAsia="Geist" w:hAnsi="Geist"/>
          <w:sz w:val="21"/>
          <w:szCs w:val="21"/>
          <w:rtl w:val="0"/>
        </w:rPr>
        <w:t xml:space="preserve"> Choose Claude</w:t>
      </w:r>
      <w:r w:rsidDel="00000000" w:rsidR="00000000" w:rsidRPr="00000000">
        <w:rPr>
          <w:rFonts w:ascii="Geist" w:cs="Geist" w:eastAsia="Geist" w:hAnsi="Geist"/>
          <w:color w:val="444746"/>
          <w:sz w:val="21"/>
          <w:szCs w:val="21"/>
          <w:rtl w:val="0"/>
        </w:rPr>
        <w:t xml:space="preserve">.</w:t>
      </w:r>
      <w:r w:rsidDel="00000000" w:rsidR="00000000" w:rsidRPr="00000000">
        <w:rPr>
          <w:rFonts w:ascii="Geist" w:cs="Geist" w:eastAsia="Geist" w:hAnsi="Geist"/>
          <w:rtl w:val="0"/>
        </w:rPr>
        <w:t xml:space="preserve"> </w:t>
      </w:r>
      <w:r w:rsidDel="00000000" w:rsidR="00000000" w:rsidRPr="00000000">
        <w:rPr>
          <w:rFonts w:ascii="Geist" w:cs="Geist" w:eastAsia="Geist" w:hAnsi="Geist"/>
          <w:rtl w:val="0"/>
        </w:rPr>
        <w:t xml:space="preserve"> </w:t>
      </w:r>
      <w:r w:rsidDel="00000000" w:rsidR="00000000" w:rsidRPr="00000000">
        <w:rPr>
          <w:rtl w:val="0"/>
        </w:rPr>
      </w:r>
    </w:p>
    <w:p w:rsidR="00000000" w:rsidDel="00000000" w:rsidP="00000000" w:rsidRDefault="00000000" w:rsidRPr="00000000" w14:paraId="00000010">
      <w:pPr>
        <w:spacing w:after="240" w:before="240" w:lineRule="auto"/>
        <w:rPr>
          <w:rFonts w:ascii="Geist" w:cs="Geist" w:eastAsia="Geist" w:hAnsi="Geist"/>
        </w:rPr>
      </w:pPr>
      <w:r w:rsidDel="00000000" w:rsidR="00000000" w:rsidRPr="00000000">
        <w:rPr>
          <w:rFonts w:ascii="Geist" w:cs="Geist" w:eastAsia="Geist" w:hAnsi="Geist"/>
          <w:rtl w:val="0"/>
        </w:rPr>
        <w:t xml:space="preserve">Visual: File tree expands → .claude/skills/cashfree-skills/ folder highlighted.</w:t>
      </w:r>
    </w:p>
    <w:p w:rsidR="00000000" w:rsidDel="00000000" w:rsidP="00000000" w:rsidRDefault="00000000" w:rsidRPr="00000000" w14:paraId="00000011">
      <w:pPr>
        <w:spacing w:after="240" w:before="240" w:lineRule="auto"/>
        <w:rPr>
          <w:rFonts w:ascii="Geist" w:cs="Geist" w:eastAsia="Geist" w:hAnsi="Geist"/>
        </w:rPr>
      </w:pPr>
      <w:r w:rsidDel="00000000" w:rsidR="00000000" w:rsidRPr="00000000">
        <w:rPr>
          <w:rFonts w:ascii="Geist" w:cs="Geist" w:eastAsia="Geist" w:hAnsi="Geist"/>
        </w:rPr>
        <w:drawing>
          <wp:inline distB="114300" distT="114300" distL="114300" distR="114300">
            <wp:extent cx="5710238" cy="2818515"/>
            <wp:effectExtent b="0" l="0" r="0" t="0"/>
            <wp:docPr id="6" name="image1.png"/>
            <a:graphic>
              <a:graphicData uri="http://schemas.openxmlformats.org/drawingml/2006/picture">
                <pic:pic>
                  <pic:nvPicPr>
                    <pic:cNvPr id="0" name="image1.png"/>
                    <pic:cNvPicPr preferRelativeResize="0"/>
                  </pic:nvPicPr>
                  <pic:blipFill>
                    <a:blip r:embed="rId10"/>
                    <a:srcRect b="6098" l="0" r="0" t="0"/>
                    <a:stretch>
                      <a:fillRect/>
                    </a:stretch>
                  </pic:blipFill>
                  <pic:spPr>
                    <a:xfrm>
                      <a:off x="0" y="0"/>
                      <a:ext cx="5710238" cy="2818515"/>
                    </a:xfrm>
                    <a:prstGeom prst="rect"/>
                    <a:ln/>
                  </pic:spPr>
                </pic:pic>
              </a:graphicData>
            </a:graphic>
          </wp:inline>
        </w:drawing>
      </w:r>
      <w:r w:rsidDel="00000000" w:rsidR="00000000" w:rsidRPr="00000000">
        <w:rPr>
          <w:rFonts w:ascii="Geist" w:cs="Geist" w:eastAsia="Geist" w:hAnsi="Geist"/>
          <w:rtl w:val="0"/>
        </w:rPr>
        <w:br w:type="textWrapping"/>
      </w:r>
      <w:r w:rsidDel="00000000" w:rsidR="00000000" w:rsidRPr="00000000">
        <w:rPr>
          <w:rFonts w:ascii="Geist" w:cs="Geist" w:eastAsia="Geist" w:hAnsi="Geist"/>
          <w:b w:val="1"/>
          <w:bCs w:val="1"/>
          <w:rtl w:val="0"/>
        </w:rPr>
        <w:t xml:space="preserve">(0:29)</w:t>
      </w:r>
      <w:r w:rsidDel="00000000" w:rsidR="00000000" w:rsidRPr="00000000">
        <w:rPr>
          <w:rFonts w:ascii="Geist" w:cs="Geist" w:eastAsia="Geist" w:hAnsi="Geist"/>
          <w:rtl w:val="0"/>
        </w:rPr>
        <w:t xml:space="preserve"> </w:t>
      </w:r>
      <w:r w:rsidDel="00000000" w:rsidR="00000000" w:rsidRPr="00000000">
        <w:rPr>
          <w:rFonts w:ascii="Geist" w:cs="Geist" w:eastAsia="Geist" w:hAnsi="Geist"/>
          <w:rtl w:val="0"/>
        </w:rPr>
        <w:t xml:space="preserve">In the file tree, it created this folder, .claude/skills/cashfree-skills/. That's the full set of skill files.</w:t>
      </w:r>
    </w:p>
    <w:p w:rsidR="00000000" w:rsidDel="00000000" w:rsidP="00000000" w:rsidRDefault="00000000" w:rsidRPr="00000000" w14:paraId="00000012">
      <w:pPr>
        <w:spacing w:after="240" w:before="240" w:lineRule="auto"/>
        <w:rPr>
          <w:rFonts w:ascii="Geist" w:cs="Geist" w:eastAsia="Geist" w:hAnsi="Geist"/>
          <w:b w:val="1"/>
          <w:bCs w:val="1"/>
        </w:rPr>
      </w:pPr>
      <w:r w:rsidDel="00000000" w:rsidR="00000000" w:rsidRPr="00000000">
        <w:rPr>
          <w:rFonts w:ascii="Geist" w:cs="Geist" w:eastAsia="Geist" w:hAnsi="Geist"/>
          <w:rtl w:val="0"/>
        </w:rPr>
        <w:br w:type="textWrapping"/>
        <w:t xml:space="preserve"> Visual: CLAUDE.md highlighted at project root.</w:t>
      </w:r>
      <w:r w:rsidDel="00000000" w:rsidR="00000000" w:rsidRPr="00000000">
        <w:rPr>
          <w:rFonts w:ascii="Geist" w:cs="Geist" w:eastAsia="Geist" w:hAnsi="Geist"/>
          <w:b w:val="1"/>
          <w:bCs w:val="1"/>
          <w:rtl w:val="0"/>
        </w:rPr>
        <w:br w:type="textWrapping"/>
      </w:r>
      <w:r w:rsidDel="00000000" w:rsidR="00000000" w:rsidRPr="00000000">
        <w:rPr>
          <w:rFonts w:ascii="Geist" w:cs="Geist" w:eastAsia="Geist" w:hAnsi="Geist"/>
          <w:b w:val="1"/>
          <w:bCs w:val="1"/>
          <w:rtl w:val="0"/>
        </w:rPr>
        <w:t xml:space="preserve"> </w:t>
      </w:r>
      <w:r w:rsidDel="00000000" w:rsidR="00000000" w:rsidRPr="00000000">
        <w:rPr>
          <w:rFonts w:ascii="Geist" w:cs="Geist" w:eastAsia="Geist" w:hAnsi="Geist"/>
          <w:b w:val="1"/>
          <w:bCs w:val="1"/>
        </w:rPr>
        <w:drawing>
          <wp:inline distB="114300" distT="114300" distL="114300" distR="114300">
            <wp:extent cx="5167313" cy="2558813"/>
            <wp:effectExtent b="0" l="0" r="0" t="0"/>
            <wp:docPr id="5" name="image8.png"/>
            <a:graphic>
              <a:graphicData uri="http://schemas.openxmlformats.org/drawingml/2006/picture">
                <pic:pic>
                  <pic:nvPicPr>
                    <pic:cNvPr id="0" name="image8.png"/>
                    <pic:cNvPicPr preferRelativeResize="0"/>
                  </pic:nvPicPr>
                  <pic:blipFill>
                    <a:blip r:embed="rId11"/>
                    <a:srcRect b="6024" l="0" r="0" t="0"/>
                    <a:stretch>
                      <a:fillRect/>
                    </a:stretch>
                  </pic:blipFill>
                  <pic:spPr>
                    <a:xfrm>
                      <a:off x="0" y="0"/>
                      <a:ext cx="5167313" cy="25588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Geist" w:cs="Geist" w:eastAsia="Geist" w:hAnsi="Geist"/>
        </w:rPr>
      </w:pPr>
      <w:r w:rsidDel="00000000" w:rsidR="00000000" w:rsidRPr="00000000">
        <w:rPr>
          <w:rFonts w:ascii="Geist" w:cs="Geist" w:eastAsia="Geist" w:hAnsi="Geist"/>
          <w:b w:val="1"/>
          <w:bCs w:val="1"/>
          <w:rtl w:val="0"/>
        </w:rPr>
        <w:t xml:space="preserve">(0:39) </w:t>
      </w:r>
      <w:r w:rsidDel="00000000" w:rsidR="00000000" w:rsidRPr="00000000">
        <w:rPr>
          <w:rFonts w:ascii="Geist" w:cs="Geist" w:eastAsia="Geist" w:hAnsi="Geist"/>
          <w:rtl w:val="0"/>
        </w:rPr>
        <w:t xml:space="preserve">And at your project root, it wrote </w:t>
      </w:r>
      <w:hyperlink r:id="rId12">
        <w:r w:rsidDel="00000000" w:rsidR="00000000" w:rsidRPr="00000000">
          <w:rPr>
            <w:rFonts w:ascii="Geist" w:cs="Geist" w:eastAsia="Geist" w:hAnsi="Geist"/>
            <w:color w:val="1155cc"/>
            <w:u w:val="single"/>
            <w:rtl w:val="0"/>
          </w:rPr>
          <w:t xml:space="preserve">CLAUDE.md</w:t>
        </w:r>
      </w:hyperlink>
      <w:r w:rsidDel="00000000" w:rsidR="00000000" w:rsidRPr="00000000">
        <w:rPr>
          <w:rFonts w:ascii="Geist" w:cs="Geist" w:eastAsia="Geist" w:hAnsi="Geist"/>
          <w:rtl w:val="0"/>
        </w:rPr>
        <w:t xml:space="preserve">.</w:t>
      </w:r>
    </w:p>
    <w:p w:rsidR="00000000" w:rsidDel="00000000" w:rsidP="00000000" w:rsidRDefault="00000000" w:rsidRPr="00000000" w14:paraId="00000014">
      <w:pPr>
        <w:spacing w:after="240" w:before="240" w:lineRule="auto"/>
        <w:rPr>
          <w:rFonts w:ascii="Geist" w:cs="Geist" w:eastAsia="Geist" w:hAnsi="Geist"/>
          <w:rPrChange w:author="Aaryan Singh" w:id="0" w:date="2026-06-24T10:58:25Z">
            <w:rPr>
              <w:rFonts w:ascii="Geist" w:cs="Geist" w:eastAsia="Geist" w:hAnsi="Geist"/>
            </w:rPr>
          </w:rPrChange>
        </w:rPr>
      </w:pPr>
      <w:r w:rsidDel="00000000" w:rsidR="00000000" w:rsidRPr="00000000">
        <w:rPr>
          <w:rFonts w:ascii="Geist" w:cs="Geist" w:eastAsia="Geist" w:hAnsi="Geist"/>
          <w:rtl w:val="0"/>
        </w:rPr>
        <w:t xml:space="preserve"> Think of that as the routing table. It tells Claude which skill to open for each kind of question. </w:t>
      </w:r>
      <w:r w:rsidDel="00000000" w:rsidR="00000000" w:rsidRPr="00000000">
        <w:rPr>
          <w:rFonts w:ascii="Geist" w:cs="Geist" w:eastAsia="Geist" w:hAnsi="Geist"/>
          <w:sz w:val="21"/>
          <w:szCs w:val="21"/>
          <w:rtl w:val="0"/>
        </w:rPr>
        <w:t xml:space="preserve">S</w:t>
      </w:r>
      <w:r w:rsidDel="00000000" w:rsidR="00000000" w:rsidRPr="00000000">
        <w:rPr>
          <w:rFonts w:ascii="Geist" w:cs="Geist" w:eastAsia="Geist" w:hAnsi="Geist"/>
          <w:sz w:val="21"/>
          <w:szCs w:val="21"/>
          <w:rtl w:val="0"/>
        </w:rPr>
        <w:t xml:space="preserve">o your AI coding assistant loads up the correct skill on-demand according to your prompt.</w:t>
      </w:r>
      <w:r w:rsidDel="00000000" w:rsidR="00000000" w:rsidRPr="00000000">
        <w:rPr>
          <w:rFonts w:ascii="Geist" w:cs="Geist" w:eastAsia="Geist" w:hAnsi="Geist"/>
          <w:rtl w:val="0"/>
        </w:rPr>
        <w:t xml:space="preserve"> </w:t>
      </w:r>
      <w:commentRangeStart w:id="0"/>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rFonts w:ascii="Geist" w:cs="Geist" w:eastAsia="Geist" w:hAnsi="Geist"/>
          <w:color w:val="000000"/>
          <w:sz w:val="22"/>
          <w:szCs w:val="22"/>
        </w:rPr>
      </w:pPr>
      <w:bookmarkStart w:colFirst="0" w:colLast="0" w:name="_hm6kgs50r98o" w:id="5"/>
      <w:bookmarkEnd w:id="5"/>
      <w:r w:rsidDel="00000000" w:rsidR="00000000" w:rsidRPr="00000000">
        <w:rPr>
          <w:rFonts w:ascii="Geist" w:cs="Geist" w:eastAsia="Geist" w:hAnsi="Geist"/>
          <w:color w:val="000000"/>
          <w:sz w:val="22"/>
          <w:szCs w:val="22"/>
          <w:rtl w:val="0"/>
        </w:rPr>
        <w:t xml:space="preserve">STEP 3: </w:t>
      </w:r>
    </w:p>
    <w:p w:rsidR="00000000" w:rsidDel="00000000" w:rsidP="00000000" w:rsidRDefault="00000000" w:rsidRPr="00000000" w14:paraId="00000016">
      <w:pPr>
        <w:spacing w:after="240" w:before="240" w:lineRule="auto"/>
        <w:rPr>
          <w:rFonts w:ascii="Geist" w:cs="Geist" w:eastAsia="Geist" w:hAnsi="Geist"/>
        </w:rPr>
      </w:pPr>
      <w:r w:rsidDel="00000000" w:rsidR="00000000" w:rsidRPr="00000000">
        <w:rPr>
          <w:rFonts w:ascii="Geist" w:cs="Geist" w:eastAsia="Geist" w:hAnsi="Geist"/>
          <w:rtl w:val="0"/>
        </w:rPr>
        <w:t xml:space="preserve">Visual: Claude Code restarting → back to ready state.</w:t>
        <w:br w:type="textWrapping"/>
      </w:r>
      <w:r w:rsidDel="00000000" w:rsidR="00000000" w:rsidRPr="00000000">
        <w:rPr>
          <w:rFonts w:ascii="Geist" w:cs="Geist" w:eastAsia="Geist" w:hAnsi="Geist"/>
        </w:rPr>
        <w:drawing>
          <wp:inline distB="114300" distT="114300" distL="114300" distR="114300">
            <wp:extent cx="5460309" cy="2843911"/>
            <wp:effectExtent b="0" l="0" r="0" t="0"/>
            <wp:docPr id="1" name="image7.png"/>
            <a:graphic>
              <a:graphicData uri="http://schemas.openxmlformats.org/drawingml/2006/picture">
                <pic:pic>
                  <pic:nvPicPr>
                    <pic:cNvPr id="0" name="image7.png"/>
                    <pic:cNvPicPr preferRelativeResize="0"/>
                  </pic:nvPicPr>
                  <pic:blipFill>
                    <a:blip r:embed="rId13"/>
                    <a:srcRect b="7387" l="0" r="0" t="0"/>
                    <a:stretch>
                      <a:fillRect/>
                    </a:stretch>
                  </pic:blipFill>
                  <pic:spPr>
                    <a:xfrm>
                      <a:off x="0" y="0"/>
                      <a:ext cx="5460309" cy="284391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Geist" w:cs="Geist" w:eastAsia="Geist" w:hAnsi="Geist"/>
        </w:rPr>
      </w:pPr>
      <w:r w:rsidDel="00000000" w:rsidR="00000000" w:rsidRPr="00000000">
        <w:rPr>
          <w:rFonts w:ascii="Geist" w:cs="Geist" w:eastAsia="Geist" w:hAnsi="Geist"/>
          <w:b w:val="1"/>
          <w:bCs w:val="1"/>
          <w:rtl w:val="0"/>
        </w:rPr>
        <w:t xml:space="preserve">(0:48- 50) </w:t>
      </w:r>
      <w:r w:rsidDel="00000000" w:rsidR="00000000" w:rsidRPr="00000000">
        <w:rPr>
          <w:rFonts w:ascii="Geist" w:cs="Geist" w:eastAsia="Geist" w:hAnsi="Geist"/>
          <w:rtl w:val="0"/>
        </w:rPr>
        <w:t xml:space="preserve">Let’s start Claude Code so it picks all this up.</w: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rFonts w:ascii="Geist" w:cs="Geist" w:eastAsia="Geist" w:hAnsi="Geist"/>
          <w:color w:val="000000"/>
          <w:sz w:val="22"/>
          <w:szCs w:val="22"/>
        </w:rPr>
      </w:pPr>
      <w:bookmarkStart w:colFirst="0" w:colLast="0" w:name="_oujpol8zb7u4" w:id="6"/>
      <w:bookmarkEnd w:id="6"/>
      <w:r w:rsidDel="00000000" w:rsidR="00000000" w:rsidRPr="00000000">
        <w:rPr>
          <w:rFonts w:ascii="Geist" w:cs="Geist" w:eastAsia="Geist" w:hAnsi="Geist"/>
          <w:color w:val="000000"/>
          <w:sz w:val="22"/>
          <w:szCs w:val="22"/>
          <w:rtl w:val="0"/>
        </w:rPr>
        <w:t xml:space="preserve">STEP 4: </w:t>
      </w:r>
    </w:p>
    <w:p w:rsidR="00000000" w:rsidDel="00000000" w:rsidP="00000000" w:rsidRDefault="00000000" w:rsidRPr="00000000" w14:paraId="00000019">
      <w:pPr>
        <w:spacing w:after="240" w:before="240" w:lineRule="auto"/>
        <w:rPr>
          <w:rFonts w:ascii="Geist" w:cs="Geist" w:eastAsia="Geist" w:hAnsi="Geist"/>
        </w:rPr>
      </w:pPr>
      <w:r w:rsidDel="00000000" w:rsidR="00000000" w:rsidRPr="00000000">
        <w:rPr>
          <w:rFonts w:ascii="Geist" w:cs="Geist" w:eastAsia="Geist" w:hAnsi="Geist"/>
          <w:rtl w:val="0"/>
        </w:rPr>
        <w:t xml:space="preserve">Visual: Prompt typed → "Add Cashfree Payments checkout to my app." → file reads scroll onscreen.</w:t>
        <w:br w:type="textWrapping"/>
      </w:r>
      <w:r w:rsidDel="00000000" w:rsidR="00000000" w:rsidRPr="00000000">
        <w:rPr>
          <w:rFonts w:ascii="Geist" w:cs="Geist" w:eastAsia="Geist" w:hAnsi="Geist"/>
        </w:rPr>
        <w:drawing>
          <wp:inline distB="114300" distT="114300" distL="114300" distR="114300">
            <wp:extent cx="5943600" cy="2906839"/>
            <wp:effectExtent b="0" l="0" r="0" t="0"/>
            <wp:docPr id="7" name="image6.png"/>
            <a:graphic>
              <a:graphicData uri="http://schemas.openxmlformats.org/drawingml/2006/picture">
                <pic:pic>
                  <pic:nvPicPr>
                    <pic:cNvPr id="0" name="image6.png"/>
                    <pic:cNvPicPr preferRelativeResize="0"/>
                  </pic:nvPicPr>
                  <pic:blipFill>
                    <a:blip r:embed="rId14"/>
                    <a:srcRect b="6673" l="0" r="0" t="0"/>
                    <a:stretch>
                      <a:fillRect/>
                    </a:stretch>
                  </pic:blipFill>
                  <pic:spPr>
                    <a:xfrm>
                      <a:off x="0" y="0"/>
                      <a:ext cx="5943600" cy="2906839"/>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rFonts w:ascii="Geist" w:cs="Geist" w:eastAsia="Geist" w:hAnsi="Geist"/>
        </w:rPr>
      </w:pPr>
      <w:r w:rsidDel="00000000" w:rsidR="00000000" w:rsidRPr="00000000">
        <w:rPr>
          <w:rFonts w:ascii="Geist" w:cs="Geist" w:eastAsia="Geist" w:hAnsi="Geist"/>
          <w:rtl w:val="0"/>
        </w:rPr>
        <w:t xml:space="preserve">(</w:t>
      </w:r>
      <w:r w:rsidDel="00000000" w:rsidR="00000000" w:rsidRPr="00000000">
        <w:rPr>
          <w:rFonts w:ascii="Geist" w:cs="Geist" w:eastAsia="Geist" w:hAnsi="Geist"/>
          <w:b w:val="1"/>
          <w:bCs w:val="1"/>
          <w:rtl w:val="0"/>
        </w:rPr>
        <w:t xml:space="preserve">1:04</w:t>
      </w:r>
      <w:r w:rsidDel="00000000" w:rsidR="00000000" w:rsidRPr="00000000">
        <w:rPr>
          <w:rFonts w:ascii="Geist" w:cs="Geist" w:eastAsia="Geist" w:hAnsi="Geist"/>
          <w:rtl w:val="0"/>
        </w:rPr>
        <w:t xml:space="preserve">)  </w:t>
      </w:r>
      <w:r w:rsidDel="00000000" w:rsidR="00000000" w:rsidRPr="00000000">
        <w:rPr>
          <w:rFonts w:ascii="Geist" w:cs="Geist" w:eastAsia="Geist" w:hAnsi="Geist"/>
          <w:rtl w:val="0"/>
        </w:rPr>
        <w:t xml:space="preserve">Now add your prompt</w:t>
      </w:r>
      <w:r w:rsidDel="00000000" w:rsidR="00000000" w:rsidRPr="00000000">
        <w:rPr>
          <w:rFonts w:ascii="Geist" w:cs="Geist" w:eastAsia="Geist" w:hAnsi="Geist"/>
          <w:rtl w:val="0"/>
        </w:rPr>
        <w:t xml:space="preserve"> </w:t>
      </w:r>
      <w:r w:rsidDel="00000000" w:rsidR="00000000" w:rsidRPr="00000000">
        <w:rPr>
          <w:rFonts w:ascii="Geist" w:cs="Geist" w:eastAsia="Geist" w:hAnsi="Geist"/>
          <w:highlight w:val="yellow"/>
          <w:rtl w:val="0"/>
        </w:rPr>
        <w:t xml:space="preserve">"Add Cashfree Payments checkout to my app.”</w:t>
      </w:r>
      <w:r w:rsidDel="00000000" w:rsidR="00000000" w:rsidRPr="00000000">
        <w:rPr>
          <w:rFonts w:ascii="Geist" w:cs="Geist" w:eastAsia="Geist" w:hAnsi="Geist"/>
          <w:rtl w:val="0"/>
        </w:rPr>
        <w:t xml:space="preserve"> </w:t>
      </w:r>
      <w:r w:rsidDel="00000000" w:rsidR="00000000" w:rsidRPr="00000000">
        <w:rPr>
          <w:rFonts w:ascii="Geist" w:cs="Geist" w:eastAsia="Geist" w:hAnsi="Geist"/>
          <w:rtl w:val="0"/>
        </w:rPr>
        <w:t xml:space="preserve">Now it's walking you through everything: setting up API keys, installing the SDK, creating an order, verifying that order on your backend.</w:t>
        <w:br w:type="textWrapping"/>
      </w:r>
      <w:r w:rsidDel="00000000" w:rsidR="00000000" w:rsidRPr="00000000">
        <w:rPr>
          <w:rFonts w:ascii="Geist" w:cs="Geist" w:eastAsia="Geist" w:hAnsi="Geist"/>
          <w:rtl w:val="0"/>
        </w:rPr>
        <w:t xml:space="preserve"> Visual: Validation skill file read appears → testing checklist on screen.</w:t>
        <w:br w:type="textWrapping"/>
      </w:r>
      <w:r w:rsidDel="00000000" w:rsidR="00000000" w:rsidRPr="00000000">
        <w:rPr>
          <w:rFonts w:ascii="Geist" w:cs="Geist" w:eastAsia="Geist" w:hAnsi="Geist"/>
        </w:rPr>
        <w:drawing>
          <wp:inline distB="114300" distT="114300" distL="114300" distR="114300">
            <wp:extent cx="5297704" cy="2767711"/>
            <wp:effectExtent b="0" l="0" r="0" t="0"/>
            <wp:docPr id="9" name="image5.png"/>
            <a:graphic>
              <a:graphicData uri="http://schemas.openxmlformats.org/drawingml/2006/picture">
                <pic:pic>
                  <pic:nvPicPr>
                    <pic:cNvPr id="0" name="image5.png"/>
                    <pic:cNvPicPr preferRelativeResize="0"/>
                  </pic:nvPicPr>
                  <pic:blipFill>
                    <a:blip r:embed="rId15"/>
                    <a:srcRect b="7102" l="0" r="0" t="0"/>
                    <a:stretch>
                      <a:fillRect/>
                    </a:stretch>
                  </pic:blipFill>
                  <pic:spPr>
                    <a:xfrm>
                      <a:off x="0" y="0"/>
                      <a:ext cx="5297704" cy="2767711"/>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Geist" w:cs="Geist" w:eastAsia="Geist" w:hAnsi="Geist"/>
        </w:rPr>
      </w:pPr>
      <w:r w:rsidDel="00000000" w:rsidR="00000000" w:rsidRPr="00000000">
        <w:rPr>
          <w:rFonts w:ascii="Geist" w:cs="Geist" w:eastAsia="Geist" w:hAnsi="Geist"/>
          <w:rtl w:val="0"/>
        </w:rPr>
        <w:t xml:space="preserve"> </w:t>
      </w:r>
      <w:ins w:author="Aaryan Singh" w:id="1" w:date="2026-06-26T11:20:21Z">
        <w:r w:rsidDel="00000000" w:rsidR="00000000" w:rsidRPr="00000000">
          <w:rPr>
            <w:rFonts w:ascii="Geist" w:cs="Geist" w:eastAsia="Geist" w:hAnsi="Geist"/>
            <w:b w:val="1"/>
            <w:bCs w:val="1"/>
            <w:rtl w:val="0"/>
            <w:rPrChange w:author="Aaryan Singh" w:id="2" w:date="2026-06-26T11:20:21Z">
              <w:rPr>
                <w:rFonts w:ascii="Geist" w:cs="Geist" w:eastAsia="Geist" w:hAnsi="Geist"/>
              </w:rPr>
            </w:rPrChange>
          </w:rPr>
          <w:t xml:space="preserve">[6.02]</w:t>
        </w:r>
      </w:ins>
      <w:r w:rsidDel="00000000" w:rsidR="00000000" w:rsidRPr="00000000">
        <w:rPr>
          <w:rFonts w:ascii="Geist" w:cs="Geist" w:eastAsia="Geist" w:hAnsi="Geist"/>
          <w:rtl w:val="0"/>
        </w:rPr>
        <w:t xml:space="preserve">And because it just wrote integration code, it pulls our validation skill too. So you get a testing checklist and sandbox test data to try right away.</w:t>
      </w:r>
    </w:p>
    <w:p w:rsidR="00000000" w:rsidDel="00000000" w:rsidP="00000000" w:rsidRDefault="00000000" w:rsidRPr="00000000" w14:paraId="0000001C">
      <w:pPr>
        <w:pStyle w:val="Heading4"/>
        <w:keepNext w:val="0"/>
        <w:keepLines w:val="0"/>
        <w:spacing w:after="40" w:before="240" w:lineRule="auto"/>
        <w:rPr>
          <w:rFonts w:ascii="Geist" w:cs="Geist" w:eastAsia="Geist" w:hAnsi="Geist"/>
          <w:color w:val="000000"/>
          <w:sz w:val="22"/>
          <w:szCs w:val="22"/>
        </w:rPr>
      </w:pPr>
      <w:bookmarkStart w:colFirst="0" w:colLast="0" w:name="_8sgxv45n7thp" w:id="7"/>
      <w:bookmarkEnd w:id="7"/>
      <w:r w:rsidDel="00000000" w:rsidR="00000000" w:rsidRPr="00000000">
        <w:rPr>
          <w:rFonts w:ascii="Geist" w:cs="Geist" w:eastAsia="Geist" w:hAnsi="Geist"/>
          <w:color w:val="000000"/>
          <w:sz w:val="22"/>
          <w:szCs w:val="22"/>
          <w:rtl w:val="0"/>
        </w:rPr>
        <w:t xml:space="preserve">OUTRO</w:t>
      </w:r>
    </w:p>
    <w:p w:rsidR="00000000" w:rsidDel="00000000" w:rsidP="00000000" w:rsidRDefault="00000000" w:rsidRPr="00000000" w14:paraId="0000001D">
      <w:pPr>
        <w:pStyle w:val="Heading4"/>
        <w:keepNext w:val="0"/>
        <w:keepLines w:val="0"/>
        <w:spacing w:after="40" w:before="240" w:lineRule="auto"/>
        <w:rPr>
          <w:rFonts w:ascii="Geist" w:cs="Geist" w:eastAsia="Geist" w:hAnsi="Geist"/>
        </w:rPr>
      </w:pPr>
      <w:bookmarkStart w:colFirst="0" w:colLast="0" w:name="_el7jq21xnr0b" w:id="8"/>
      <w:bookmarkEnd w:id="8"/>
      <w:r w:rsidDel="00000000" w:rsidR="00000000" w:rsidRPr="00000000">
        <w:rPr>
          <w:rFonts w:ascii="Geist" w:cs="Geist" w:eastAsia="Geist" w:hAnsi="Geist"/>
          <w:rtl w:val="0"/>
        </w:rPr>
        <w:t xml:space="preserve">Visual: Website check out - payments.</w:t>
      </w:r>
    </w:p>
    <w:p w:rsidR="00000000" w:rsidDel="00000000" w:rsidP="00000000" w:rsidRDefault="00000000" w:rsidRPr="00000000" w14:paraId="0000001E">
      <w:pPr>
        <w:spacing w:after="240" w:before="240" w:lineRule="auto"/>
        <w:rPr>
          <w:rFonts w:ascii="Geist" w:cs="Geist" w:eastAsia="Geist" w:hAnsi="Geist"/>
        </w:rPr>
      </w:pPr>
      <w:r w:rsidDel="00000000" w:rsidR="00000000" w:rsidRPr="00000000">
        <w:rPr>
          <w:rFonts w:ascii="Geist" w:cs="Geist" w:eastAsia="Geist" w:hAnsi="Geist"/>
        </w:rPr>
        <w:drawing>
          <wp:inline distB="114300" distT="114300" distL="114300" distR="114300">
            <wp:extent cx="4533106" cy="2397315"/>
            <wp:effectExtent b="0" l="0" r="0" t="0"/>
            <wp:docPr id="4" name="image3.png"/>
            <a:graphic>
              <a:graphicData uri="http://schemas.openxmlformats.org/drawingml/2006/picture">
                <pic:pic>
                  <pic:nvPicPr>
                    <pic:cNvPr id="0" name="image3.png"/>
                    <pic:cNvPicPr preferRelativeResize="0"/>
                  </pic:nvPicPr>
                  <pic:blipFill>
                    <a:blip r:embed="rId16"/>
                    <a:srcRect b="5983" l="0" r="0" t="0"/>
                    <a:stretch>
                      <a:fillRect/>
                    </a:stretch>
                  </pic:blipFill>
                  <pic:spPr>
                    <a:xfrm>
                      <a:off x="0" y="0"/>
                      <a:ext cx="4533106" cy="2397315"/>
                    </a:xfrm>
                    <a:prstGeom prst="rect"/>
                    <a:ln/>
                  </pic:spPr>
                </pic:pic>
              </a:graphicData>
            </a:graphic>
          </wp:inline>
        </w:drawing>
      </w:r>
      <w:r w:rsidDel="00000000" w:rsidR="00000000" w:rsidRPr="00000000">
        <w:rPr>
          <w:rFonts w:ascii="Geist" w:cs="Geist" w:eastAsia="Geist" w:hAnsi="Geist"/>
          <w:rtl w:val="0"/>
        </w:rPr>
        <w:br w:type="textWrapping"/>
      </w:r>
      <w:r w:rsidDel="00000000" w:rsidR="00000000" w:rsidRPr="00000000">
        <w:rPr>
          <w:rFonts w:ascii="Geist" w:cs="Geist" w:eastAsia="Geist" w:hAnsi="Geist"/>
          <w:b w:val="1"/>
          <w:bCs w:val="1"/>
          <w:rtl w:val="0"/>
        </w:rPr>
        <w:t xml:space="preserve">(6:16-6:26)</w:t>
      </w:r>
      <w:r w:rsidDel="00000000" w:rsidR="00000000" w:rsidRPr="00000000">
        <w:rPr>
          <w:rFonts w:ascii="Geist" w:cs="Geist" w:eastAsia="Geist" w:hAnsi="Geist"/>
          <w:rtl w:val="0"/>
        </w:rPr>
        <w:t xml:space="preserve"> </w:t>
      </w:r>
      <w:r w:rsidDel="00000000" w:rsidR="00000000" w:rsidRPr="00000000">
        <w:rPr>
          <w:rFonts w:ascii="Geist" w:cs="Geist" w:eastAsia="Geist" w:hAnsi="Geist"/>
          <w:rtl w:val="0"/>
        </w:rPr>
        <w:t xml:space="preserve">That's it. Claude Code now speaks Cashfree. The full guide is in our description. Give it a go on your next integration, and drop any questions in the comments.</w:t>
      </w:r>
    </w:p>
    <w:p w:rsidR="00000000" w:rsidDel="00000000" w:rsidP="00000000" w:rsidRDefault="00000000" w:rsidRPr="00000000" w14:paraId="0000001F">
      <w:pPr>
        <w:spacing w:after="240" w:before="240" w:lineRule="auto"/>
        <w:rPr>
          <w:rFonts w:ascii="Geist" w:cs="Geist" w:eastAsia="Geist" w:hAnsi="Geist"/>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yan Singh" w:id="0" w:date="2026-06-24T10:58:2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 AI coding assistant loads up the correct skill on-demand according to your request(prompt).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i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hyperlink" Target="http://claude.m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eist-regular.ttf"/><Relationship Id="rId2" Type="http://schemas.openxmlformats.org/officeDocument/2006/relationships/font" Target="fonts/Geist-bold.ttf"/><Relationship Id="rId3" Type="http://schemas.openxmlformats.org/officeDocument/2006/relationships/font" Target="fonts/Geist-italic.ttf"/><Relationship Id="rId4" Type="http://schemas.openxmlformats.org/officeDocument/2006/relationships/font" Target="fonts/Gei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